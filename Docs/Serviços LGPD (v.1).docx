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/>
      </w:pPr>
      <w:bookmarkStart w:colFirst="0" w:colLast="0" w:name="_d6254gcfznrb" w:id="0"/>
      <w:bookmarkEnd w:id="0"/>
      <w:commentRangeStart w:id="0"/>
      <w:commentRangeStart w:id="1"/>
      <w:r w:rsidDel="00000000" w:rsidR="00000000" w:rsidRPr="00000000">
        <w:rPr>
          <w:rtl w:val="0"/>
        </w:rPr>
        <w:t xml:space="preserve">Descrição dos Serviços LGPD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n38z3vuhirxt" w:id="1"/>
      <w:bookmarkEnd w:id="1"/>
      <w:r w:rsidDel="00000000" w:rsidR="00000000" w:rsidRPr="00000000">
        <w:rPr>
          <w:rtl w:val="0"/>
        </w:rPr>
        <w:t xml:space="preserve">Relatório de Conformidade:</w:t>
      </w:r>
    </w:p>
    <w:p w:rsidR="00000000" w:rsidDel="00000000" w:rsidP="00000000" w:rsidRDefault="00000000" w:rsidRPr="00000000" w14:paraId="00000003">
      <w:pPr>
        <w:rPr/>
      </w:pPr>
      <w:commentRangeStart w:id="2"/>
      <w:r w:rsidDel="00000000" w:rsidR="00000000" w:rsidRPr="00000000">
        <w:rPr>
          <w:rtl w:val="0"/>
        </w:rPr>
        <w:t xml:space="preserve">Este serviço busca fornecer uma visão clara e objetiva sobre o nível de conformidade da organização, facilitando a tomada de decisões estratégicas para a melhoria contínua da proteção de dados pessoais. É essencial para empresas que desejam entender e aprimorar sua adequação à LGPD.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720"/>
        <w:rPr/>
      </w:pPr>
      <w:commentRangeStart w:id="3"/>
      <w:r w:rsidDel="00000000" w:rsidR="00000000" w:rsidRPr="00000000">
        <w:rPr>
          <w:rtl w:val="0"/>
        </w:rPr>
        <w:t xml:space="preserve">O primeiro passo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envolve uma análise detalhada dos dados pessoais da empresa, identificando aspectos que demonstram o seu grau de conformidade com a LGPD. Esse diagnóstico pode ser realizado à partir da coleta e avaliação realizadas por uma EJ parceira, que abarcará informações sobre processos internos, políticas de privacidade, armazenamento e tratamento de dados, permitindo uma compreensão aprofundada das práticas adotadas e as eventuais lacunas existentes.</w:t>
      </w:r>
    </w:p>
    <w:p w:rsidR="00000000" w:rsidDel="00000000" w:rsidP="00000000" w:rsidRDefault="00000000" w:rsidRPr="00000000" w14:paraId="00000005">
      <w:pPr>
        <w:ind w:left="720" w:firstLine="720"/>
        <w:rPr/>
      </w:pPr>
      <w:r w:rsidDel="00000000" w:rsidR="00000000" w:rsidRPr="00000000">
        <w:rPr>
          <w:rtl w:val="0"/>
        </w:rPr>
        <w:t xml:space="preserve">O segundo passo é elaborar um relatório estruturado que apresenta o cenário atual da empresa em relação à LGPD. Esse documento deverá incluir gráficos explicativos, que tornam as informações mais visuais e acessíveis, e uma classificação do progresso da empresa em relação à conformidade. Para essa classificação, pode-se utilizar uma escala de maturidade, </w:t>
      </w:r>
      <w:commentRangeStart w:id="4"/>
      <w:r w:rsidDel="00000000" w:rsidR="00000000" w:rsidRPr="00000000">
        <w:rPr>
          <w:rtl w:val="0"/>
        </w:rPr>
        <w:t xml:space="preserve">que divide o progresso em cinco níveis como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"Inicial", "Em Desenvolvimento", "Parcialmente em Conformidade", "Avançado" e "Plenamente em Conformidade".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tl w:val="0"/>
        </w:rPr>
        <w:t xml:space="preserve">O terceiro, e último passo, seria apresentar o relatório para a alta administração da empresa, permitindo-lhes que compreendam de forma clara a posição da organização, além de entenderem a importância de mitigar possíveis riscos e falhas, tomar iniciativas para aprimorar sua governança de dados e planejar as próximas etapas para alcançar a adequação à legislação.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1"/>
        </w:numPr>
        <w:spacing w:after="240" w:before="240" w:lineRule="auto"/>
        <w:ind w:left="720" w:hanging="360"/>
      </w:pPr>
      <w:bookmarkStart w:colFirst="0" w:colLast="0" w:name="_tp2zbeishxe" w:id="2"/>
      <w:bookmarkEnd w:id="2"/>
      <w:commentRangeStart w:id="5"/>
      <w:commentRangeStart w:id="6"/>
      <w:r w:rsidDel="00000000" w:rsidR="00000000" w:rsidRPr="00000000">
        <w:rPr>
          <w:rtl w:val="0"/>
        </w:rPr>
        <w:t xml:space="preserve">Atualização de Dados: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Serviço especializado para empresas que desejam garantir a qualidade e a atualização dos dados de seus clientes, em conformidade com a LGPD. Essa iniciativa se baseia no princípio da qualidade dos dados (Art. 6º, inciso V da LGPD), que estabelece que os dados pessoais tratados devem ser exatos, claros, relevantes e atualizados, de acordo com a necessidade e para o cumprimento da finalidade do tratamento.</w:t>
      </w:r>
    </w:p>
    <w:p w:rsidR="00000000" w:rsidDel="00000000" w:rsidP="00000000" w:rsidRDefault="00000000" w:rsidRPr="00000000" w14:paraId="00000009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objetivos são revisar e corrigir informações desatualizadas no banco de dados da empresa; reduzir inconsistências e duplicidades, tornando os dados mais confiáveis para uso estratégico; garantir que os dados armazenados estejam em conformidade com a LGPD, incluindo a obtenção de consentimento adequado quando necessário; demonstrar transparência e compromisso com a proteção de dados, aumentando a confiança d</w:t>
      </w:r>
      <w:r w:rsidDel="00000000" w:rsidR="00000000" w:rsidRPr="00000000">
        <w:rPr>
          <w:rtl w:val="0"/>
        </w:rPr>
        <w:t xml:space="preserve">os clientes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metodologia de execução pode ser dividida em quatro etapas: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1) </w:t>
      </w:r>
      <w:commentRangeStart w:id="7"/>
      <w:r w:rsidDel="00000000" w:rsidR="00000000" w:rsidRPr="00000000">
        <w:rPr>
          <w:sz w:val="24"/>
          <w:szCs w:val="24"/>
          <w:rtl w:val="0"/>
        </w:rPr>
        <w:t xml:space="preserve">Mapeamento e diagnóstico da base de dados: 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Identificar os registros desatualizados ou inconsistentes e verificar a necessidade de atualização e consentimento.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>
          <w:sz w:val="24"/>
          <w:szCs w:val="24"/>
          <w:rtl w:val="0"/>
        </w:rPr>
        <w:t xml:space="preserve">Contato direto com os clientes: 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Realizar chamadas, enviar e-mails ou mensagens para atualizar as informações. 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Coletar dados corrigidos e complementares, garantindo que estejam corretos e atualizados. 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Caso a empresa possua um banco de dados legado, a oportunidade será aproveitada para regularizar o consentimento dos clientes, sempre que necessário.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sz w:val="24"/>
          <w:szCs w:val="24"/>
          <w:rtl w:val="0"/>
        </w:rPr>
        <w:t xml:space="preserve">Registro e organização das informações: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Atualizar os dados no sistema da empresa e documentar as interações com os clientes para garantir a  transparência e rastreabilidade das operações realizadas.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>
          <w:sz w:val="24"/>
          <w:szCs w:val="24"/>
          <w:rtl w:val="0"/>
        </w:rPr>
        <w:t xml:space="preserve">Relatório de conformidade e insights: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Gerar um relatório detalhado apresentando a evolução da qualidade dos dados. 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360" w:lineRule="auto"/>
        <w:ind w:left="28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Identificar padrões e sugestões para futuras melhorias na gestão de dados.</w:t>
      </w:r>
    </w:p>
    <w:p w:rsidR="00000000" w:rsidDel="00000000" w:rsidP="00000000" w:rsidRDefault="00000000" w:rsidRPr="00000000" w14:paraId="00000016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esperados desse serviço são minimizar as chances de penalizações por uso de dados desatualizados ou sem consentimento, melhorar o relacionamento da empresa com seus clientes, os quais poderão ser posteriormente atendidos de forma personalizada e com informações corretas, além de permitir que a alta gestão desenvolva estratégias mais eficazes à partir de dados confiáveis. </w:t>
        <w:tab/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1"/>
        </w:numPr>
        <w:spacing w:after="240" w:before="240" w:lineRule="auto"/>
        <w:ind w:left="720" w:hanging="360"/>
      </w:pPr>
      <w:bookmarkStart w:colFirst="0" w:colLast="0" w:name="_dybzfo4b1q3w" w:id="3"/>
      <w:bookmarkEnd w:id="3"/>
      <w:r w:rsidDel="00000000" w:rsidR="00000000" w:rsidRPr="00000000">
        <w:rPr>
          <w:rtl w:val="0"/>
        </w:rPr>
        <w:t xml:space="preserve">Consultoria Princípios LGPD:</w:t>
      </w:r>
    </w:p>
    <w:p w:rsidR="00000000" w:rsidDel="00000000" w:rsidP="00000000" w:rsidRDefault="00000000" w:rsidRPr="00000000" w14:paraId="00000018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Serviço especializado voltado para pequenas empresas que desejam compreender e aplicar de forma eficiente os princípios fundamentais da LGPD, conforme estabelecido no Art. 6º da legislação. O objetivo é proporcionar uma visão completa e detalhada sobre as bases que regem o tratamento de dados pessoais, através de reuniões online ou presenciais.</w:t>
      </w:r>
    </w:p>
    <w:p w:rsidR="00000000" w:rsidDel="00000000" w:rsidP="00000000" w:rsidRDefault="00000000" w:rsidRPr="00000000" w14:paraId="00000019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os </w:t>
      </w:r>
      <w:commentRangeStart w:id="8"/>
      <w:r w:rsidDel="00000000" w:rsidR="00000000" w:rsidRPr="00000000">
        <w:rPr>
          <w:sz w:val="24"/>
          <w:szCs w:val="24"/>
          <w:rtl w:val="0"/>
        </w:rPr>
        <w:t xml:space="preserve">treinamentos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sz w:val="24"/>
          <w:szCs w:val="24"/>
          <w:rtl w:val="0"/>
        </w:rPr>
        <w:t xml:space="preserve">, serão abordados aspectos essenciais, como a transparência, a segurança, a necessidade, a finalidade, e outros princípios que norteiam a coleta, o armazenamento e o uso de dados pessoais. Os conteúdos deverão ser baseados na realidade e nas particularidades de pequenos negócios, estabelecendo exemplos práticos para o melhor entendimento do público.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Além de orientar sobre a importância da conformidade legal, serviria para sensibilizar gestores e colaboradores sobre a </w:t>
      </w:r>
      <w:ins w:author="Felipe Toledo Neves" w:id="0" w:date="2025-03-05T17:37:31Z">
        <w:r w:rsidDel="00000000" w:rsidR="00000000" w:rsidRPr="00000000">
          <w:rPr>
            <w:rtl w:val="0"/>
          </w:rPr>
          <w:t xml:space="preserve">relevância</w:t>
        </w:r>
      </w:ins>
      <w:del w:author="Felipe Toledo Neves" w:id="0" w:date="2025-03-05T17:37:31Z">
        <w:r w:rsidDel="00000000" w:rsidR="00000000" w:rsidRPr="00000000">
          <w:rPr>
            <w:rtl w:val="0"/>
          </w:rPr>
          <w:delText xml:space="preserve">relevãncia</w:delText>
        </w:r>
      </w:del>
      <w:r w:rsidDel="00000000" w:rsidR="00000000" w:rsidRPr="00000000">
        <w:rPr>
          <w:rtl w:val="0"/>
        </w:rPr>
        <w:t xml:space="preserve"> de cultivar boas práticas de governança de dados e desenvolver uma cultura organizacional focada na proteção de dados. Assim, com pessoas cientes acerca das diretrizes que regem a LGPD, a empresa poderá avançar de forma mais eficiente em sua jornada de adequação.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1"/>
        </w:numPr>
        <w:spacing w:after="240" w:before="240" w:lineRule="auto"/>
        <w:ind w:left="720" w:hanging="360"/>
      </w:pPr>
      <w:bookmarkStart w:colFirst="0" w:colLast="0" w:name="_fi3xggukqr56" w:id="4"/>
      <w:bookmarkEnd w:id="4"/>
      <w:commentRangeStart w:id="9"/>
      <w:r w:rsidDel="00000000" w:rsidR="00000000" w:rsidRPr="00000000">
        <w:rPr>
          <w:rtl w:val="0"/>
        </w:rPr>
        <w:t xml:space="preserve">Página Web Dinâmica para Exibição e Aceite de Termos LGPD: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>
          <w:rtl w:val="0"/>
        </w:rPr>
        <w:t xml:space="preserve">A solução proposta é uma página web dinâmica que permite às empresas </w:t>
      </w:r>
      <w:commentRangeStart w:id="10"/>
      <w:r w:rsidDel="00000000" w:rsidR="00000000" w:rsidRPr="00000000">
        <w:rPr>
          <w:rtl w:val="0"/>
        </w:rPr>
        <w:t xml:space="preserve">exibir seus termos de LGPD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  <w:t xml:space="preserve"> e registrar o consentimento de seus clientes de forma segura e rastreável. A ideia central é oferecer uma interface personalizável onde cada empresa pode configurar seus próprios termos de privacidade, garantindo que seus clientes possam acessá-los de maneira clara e intuitiva. Para isso, a plataforma permite a personalização do layout, incluindo a adição de logotipo, cores institucionais e nome da empresa, proporcionando uma experiência alinhada à identidade visual do negócio.</w:t>
      </w:r>
    </w:p>
    <w:p w:rsidR="00000000" w:rsidDel="00000000" w:rsidP="00000000" w:rsidRDefault="00000000" w:rsidRPr="00000000" w14:paraId="0000001D">
      <w:pPr>
        <w:ind w:left="0" w:firstLine="720"/>
        <w:rPr/>
      </w:pPr>
      <w:commentRangeStart w:id="11"/>
      <w:r w:rsidDel="00000000" w:rsidR="00000000" w:rsidRPr="00000000">
        <w:rPr>
          <w:rtl w:val="0"/>
        </w:rPr>
        <w:t xml:space="preserve">Ao acessar a página, o cliente visualiza o termo e tem a opção de aceitar ou recusar, sendo necessário marcar um checkbox obrigatório para consentimento, conforme exigido pela LGPD. Todos os consentimentos são armazenados com informações detalhadas, incluindo data, hora, IP e identificação do cliente, garantindo rastreabilidade e segurança jurídica para a empresa. Além disso, a plataforma conta com um sistema de controle de versões, permitindo que cada atualização dos termos seja registrada, e, caso um novo consentimento seja necessário, o cliente será notificado para revisar e aceitar a versão mais recente.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  <w:t xml:space="preserve">Os dados de consentimento ficam armazenados de forma segura em um banco de dados, permitindo que a empresa acesse um dashboard de gestão para monitorar os registros, visualizar estatísticas e aplicar filtros de pesquisa por data, status e clientes. A solução também possibilita a exportação desses dados para auditoria e garante que os usuários possam exercer seus direitos, incluindo a revogação do consentimento quando desejado.</w:t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>
          <w:rtl w:val="0"/>
        </w:rPr>
        <w:t xml:space="preserve">Além da interface web, o serviço conta com uma API que permite integração com sistemas internos das empresas, como CRMs e ERPs, possibilitando a automação do processo de coleta e gestão dos consentimentos. Com isso, a solução se torna útil não apenas para empresas que buscam conformidade com a LGPD, mas também para pequenos e médios negócios que ainda não possuem uma estrutura eficiente para esse tipo de controle.</w:t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  <w:t xml:space="preserve">O principal diferencial do serviço está na facilidade de implementação e uso, na segurança dos registros e na garantia de conformidade com a legislação, permitindo que as empresas demonstrem transparência e compromisso com a privacidade de seus clientes. Essa abordagem não apenas simplifica a gestão dos consentimentos, mas também fortalece a confiança do consumidor na marca.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7825" cy="477125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7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Diagramas de Fluxo e Arquitetura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6875" cy="821547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21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   A[Usuário acessa a página] --&gt;|Visualiza Termos| B[Opção de Aceite]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    B --&gt;|Aceita| C[Redirecionamento para Consentimento]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   B --&gt;|Recusa| D[Possível Restrição de Acesso]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    C --&gt;|Envia Dados de Consentimento| E[Registro na API]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    E --&gt;|Armazena IP, Data, Hora, Versão| F[Dashboard de Gestão]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    F --&gt;|Controle de Versões| G[Atualização dos Termos]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    G --&gt;|Nova Versão Publicada| A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    F --&gt;|Exportação de Dados| H[Auditoria]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    E --&gt;|Integração via API| I[Sistemas Internos - CRM/ERP]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    I --&gt;|Automação de Consentimentos| E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 C --&gt;|Redireciona para Página Principal| J[Usuário Continua Navegação]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Modelos de Venda</w:t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de Assinatura (SaaS) – Preço Mensal/Anual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(Preço baseado no tamanho da empresa e nas funcionalidades disponíveis)</w:t>
      </w: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785"/>
        <w:gridCol w:w="3555"/>
        <w:tblGridChange w:id="0">
          <w:tblGrid>
            <w:gridCol w:w="1800"/>
            <w:gridCol w:w="1920"/>
            <w:gridCol w:w="1785"/>
            <w:gridCol w:w="3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Mensal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Anual (10% off)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Recursos Principais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R$ 49,90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R$ 539,00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Até 500 consentimentos/mês, personalização básica, painel de gestão simples.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R$ 149,90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R$ 1.619,00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Até 500 consentimentos/mês, personalização básica, painel de gestão simples.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Empresarial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R$ 399,90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R$ 4.299,00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Até 5.000 consentimentos/mês, API para integração, controle de versões.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White 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Sob consulta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Sob consulta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Marca própria, personalizações exclusivas, implantação dedicada</w:t>
            </w:r>
          </w:p>
        </w:tc>
      </w:tr>
    </w:tbl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k5fn284sgtu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Modelo Pay-Per-Use (Pagamento por Uso)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(Preço varia conforme o volume de consentimentos coletados)</w:t>
      </w:r>
    </w:p>
    <w:tbl>
      <w:tblPr>
        <w:tblStyle w:val="Table2"/>
        <w:tblW w:w="907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Faixa de Consentimentos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por Aceite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Até 1.000 consentimentos/mês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R$ 0,20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1.001 a 10.000 consentimentos/mês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R$ 0,15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Acima de 10.000 consentimentos/mês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R$ 0,10</w:t>
            </w:r>
          </w:p>
        </w:tc>
      </w:tr>
    </w:tbl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 de cobrança:</w:t>
      </w:r>
      <w:r w:rsidDel="00000000" w:rsidR="00000000" w:rsidRPr="00000000">
        <w:rPr>
          <w:rtl w:val="0"/>
        </w:rPr>
        <w:t xml:space="preserve"> Uma empresa que registra 3.000 consentimentos no mês pagaria </w:t>
      </w:r>
      <w:r w:rsidDel="00000000" w:rsidR="00000000" w:rsidRPr="00000000">
        <w:rPr>
          <w:b w:val="1"/>
          <w:rtl w:val="0"/>
        </w:rPr>
        <w:t xml:space="preserve">R$ 450,00 (3.000 x R$ 0,15).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Pode-se incluir uma taxa mínima fixa (ex: R$ 29,90/mês) para acesso ao sistema.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Modelo de Consultoria +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(Pacotes combinando consultoria para adequação à LGPD e a plataforma de aceite)</w:t>
      </w:r>
    </w:p>
    <w:tbl>
      <w:tblPr>
        <w:tblStyle w:val="Table3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770"/>
        <w:gridCol w:w="2280"/>
        <w:gridCol w:w="3360"/>
        <w:tblGridChange w:id="0">
          <w:tblGrid>
            <w:gridCol w:w="1650"/>
            <w:gridCol w:w="1770"/>
            <w:gridCol w:w="228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Mensal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Único (Projeto)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que inclui?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R$ 299,00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R$ 2.500,00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Implementação básica, treinamento inicial, suporte por e-mail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Profissional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R$ 599,00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R$ 5.000,00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Auditoria LGPD, personalização avançada, suporte prioritário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Enterprise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R$ 999,00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R$ 8.000,00+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Consultoria completa, integração total com sistemas internos, SLA diferenciado</w:t>
            </w:r>
          </w:p>
        </w:tc>
      </w:tr>
    </w:tbl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0"/>
          <w:numId w:val="1"/>
        </w:numPr>
        <w:ind w:left="720" w:hanging="360"/>
      </w:pPr>
      <w:bookmarkStart w:colFirst="0" w:colLast="0" w:name="_j509wxb3hdl3" w:id="6"/>
      <w:bookmarkEnd w:id="6"/>
      <w:r w:rsidDel="00000000" w:rsidR="00000000" w:rsidRPr="00000000">
        <w:rPr>
          <w:rtl w:val="0"/>
        </w:rPr>
        <w:t xml:space="preserve">Sistema de Transparência de Dados:</w:t>
      </w:r>
    </w:p>
    <w:p w:rsidR="00000000" w:rsidDel="00000000" w:rsidP="00000000" w:rsidRDefault="00000000" w:rsidRPr="00000000" w14:paraId="0000006E">
      <w:pPr>
        <w:ind w:left="0" w:firstLine="720"/>
        <w:rPr/>
      </w:pPr>
      <w:r w:rsidDel="00000000" w:rsidR="00000000" w:rsidRPr="00000000">
        <w:rPr>
          <w:rtl w:val="0"/>
        </w:rPr>
        <w:t xml:space="preserve">A ideia do serviço inicial gira em torno da criação de um banco de dados centralizado que permita que os titulares de dados consultem quais informações estão vinculadas a uma determinada empresa e, se necessário, solicitem alterações ou remoções, garantindo conformidade com a LGPD. Esse sistema funcionaria como um portal seguro, onde um indivíduo poderia inserir seu CPF e visualizar os dados associados a ele, armazenados por empresas clientes do serviço.</w:t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>
          <w:rtl w:val="0"/>
        </w:rPr>
        <w:t xml:space="preserve">Para garantir segurança e transparência, o banco de dados seria estruturado de forma que cada informação ficasse devidamente vinculada ao CPF do titular e à empresa responsável pelo armazenamento desses dados. Além disso, todas as informações seriam protegidas por criptografia, impedindo acessos não autorizados.</w:t>
      </w:r>
    </w:p>
    <w:p w:rsidR="00000000" w:rsidDel="00000000" w:rsidP="00000000" w:rsidRDefault="00000000" w:rsidRPr="00000000" w14:paraId="00000070">
      <w:pPr>
        <w:ind w:left="0" w:firstLine="720"/>
        <w:rPr/>
      </w:pPr>
      <w:r w:rsidDel="00000000" w:rsidR="00000000" w:rsidRPr="00000000">
        <w:rPr>
          <w:rtl w:val="0"/>
        </w:rPr>
        <w:t xml:space="preserve">A interface do portal precisaria ser intuitiva e acessível, permitindo que qualquer pessoa compreenda facilmente quais dados foram coletados e com que finalidade. Além da simples visualização, o sistema ofereceria funcionalidades para que o titular pudesse solicitar correções, exclusões ou a portabilidade das informações, conforme previsto na legislação. Cada solicitação geraria um protocolo de acompanhamento, garantindo que a empresa tivesse um prazo adequado para processar a requisição.</w:t>
      </w:r>
    </w:p>
    <w:p w:rsidR="00000000" w:rsidDel="00000000" w:rsidP="00000000" w:rsidRDefault="00000000" w:rsidRPr="00000000" w14:paraId="00000071">
      <w:pPr>
        <w:ind w:left="0" w:firstLine="720"/>
        <w:rPr/>
      </w:pPr>
      <w:r w:rsidDel="00000000" w:rsidR="00000000" w:rsidRPr="00000000">
        <w:rPr>
          <w:rtl w:val="0"/>
        </w:rPr>
        <w:t xml:space="preserve">Para facilitar a adoção desse serviço pelas empresas, seria interessante disponibilizar uma API que permitisse a integração automática dos dados no banco centralizado. Isso garantiria que as informações estivessem sempre atualizadas e que as empresas não precisassem gerenciar manualmente os registros.</w:t>
      </w:r>
    </w:p>
    <w:p w:rsidR="00000000" w:rsidDel="00000000" w:rsidP="00000000" w:rsidRDefault="00000000" w:rsidRPr="00000000" w14:paraId="00000072">
      <w:pPr>
        <w:ind w:left="0" w:firstLine="720"/>
        <w:rPr/>
      </w:pPr>
      <w:r w:rsidDel="00000000" w:rsidR="00000000" w:rsidRPr="00000000">
        <w:rPr>
          <w:rtl w:val="0"/>
        </w:rPr>
        <w:t xml:space="preserve">Além disso, seria essencial implementar um sistema de auditoria que registrasse todas as consultas e solicitações realizadas, garantindo transparência e conformidade com a LGPD. Isso não só ofereceria mais segurança para os usuários, como também ajudaria as empresas a monitorar o uso da plataforma e demonstrar seu compromisso com a proteção de dados.</w:t>
      </w:r>
    </w:p>
    <w:p w:rsidR="00000000" w:rsidDel="00000000" w:rsidP="00000000" w:rsidRDefault="00000000" w:rsidRPr="00000000" w14:paraId="00000073">
      <w:pPr>
        <w:ind w:left="0" w:firstLine="720"/>
        <w:rPr/>
      </w:pPr>
      <w:r w:rsidDel="00000000" w:rsidR="00000000" w:rsidRPr="00000000">
        <w:rPr>
          <w:rtl w:val="0"/>
        </w:rPr>
        <w:t xml:space="preserve">O desenvolvimento desse serviço poderia ser feito em etapas, começando pela estruturação do banco de dados e do sistema de consulta, e, posteriormente, expandindo para a gestão de solicitações e a API de integração. Assim, seria possível validar a ideia com um MVP funcional e aprimorá-la com base no feedback dos primeiros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1"/>
        </w:numPr>
        <w:ind w:left="720" w:hanging="360"/>
      </w:pPr>
      <w:bookmarkStart w:colFirst="0" w:colLast="0" w:name="_gwwtizf4e34q" w:id="7"/>
      <w:bookmarkEnd w:id="7"/>
      <w:commentRangeStart w:id="12"/>
      <w:r w:rsidDel="00000000" w:rsidR="00000000" w:rsidRPr="00000000">
        <w:rPr>
          <w:rtl w:val="0"/>
        </w:rPr>
        <w:t xml:space="preserve">Monitoramento Dark Web: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720"/>
        <w:rPr/>
      </w:pPr>
      <w:r w:rsidDel="00000000" w:rsidR="00000000" w:rsidRPr="00000000">
        <w:rPr>
          <w:rtl w:val="0"/>
        </w:rPr>
        <w:t xml:space="preserve">Este serviço tem como objetivo garantir que informações sensíveis da empresa estejam protegidas contra vazamentos e exposição indevida na internet. Para isso, utilizaremos o Alertas Google como uma ferramenta de vigilância contínua, identificando possíveis menções à base de dados pessoais da organização em sites suspeitos da Dark Web e da Surface Web.</w:t>
      </w:r>
    </w:p>
    <w:p w:rsidR="00000000" w:rsidDel="00000000" w:rsidP="00000000" w:rsidRDefault="00000000" w:rsidRPr="00000000" w14:paraId="00000076">
      <w:pPr>
        <w:ind w:left="720" w:firstLine="720"/>
        <w:rPr/>
      </w:pPr>
      <w:r w:rsidDel="00000000" w:rsidR="00000000" w:rsidRPr="00000000">
        <w:rPr>
          <w:rtl w:val="0"/>
        </w:rPr>
        <w:t xml:space="preserve">A cada nova menção detectada, a equipe analisará as informações para verificar a gravidade da exposição e possíveis riscos para a empresa. Esse processo permite agir proativamente, reduzindo impactos e possibilitando a tomada de medidas preventivas ou corretivas para mitigar possíveis danos.</w:t>
      </w:r>
    </w:p>
    <w:p w:rsidR="00000000" w:rsidDel="00000000" w:rsidP="00000000" w:rsidRDefault="00000000" w:rsidRPr="00000000" w14:paraId="00000077">
      <w:pPr>
        <w:ind w:left="720" w:firstLine="720"/>
        <w:rPr/>
      </w:pPr>
      <w:r w:rsidDel="00000000" w:rsidR="00000000" w:rsidRPr="00000000">
        <w:rPr>
          <w:rtl w:val="0"/>
        </w:rPr>
        <w:t xml:space="preserve">Ao final de cada mês, um relatório detalhado será gerado e apresentado ao cliente. Esse documento deverá conter um resumo das atividades de monitoramento, as ocorrências registradas (se houverem), uma análise dos riscos identificados e sugestões de ações para aumentar a segurança dos dados da organização.</w:t>
      </w:r>
    </w:p>
    <w:p w:rsidR="00000000" w:rsidDel="00000000" w:rsidP="00000000" w:rsidRDefault="00000000" w:rsidRPr="00000000" w14:paraId="00000078">
      <w:pPr>
        <w:ind w:left="720" w:firstLine="720"/>
        <w:rPr/>
      </w:pPr>
      <w:r w:rsidDel="00000000" w:rsidR="00000000" w:rsidRPr="00000000">
        <w:rPr>
          <w:rtl w:val="0"/>
        </w:rPr>
        <w:t xml:space="preserve">Com esse serviço, a empresa passa a contar com uma camada extra de proteção para os dados pessoais de seus clientes, promovendo mais segurança, conformidade e tranquilidade diante das ameaças cibernéticas que podem comprometer sua integridade e reputação.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0"/>
          <w:numId w:val="1"/>
        </w:numPr>
        <w:ind w:left="720" w:hanging="360"/>
      </w:pPr>
      <w:bookmarkStart w:colFirst="0" w:colLast="0" w:name="_1nnsuenjj7df" w:id="8"/>
      <w:bookmarkEnd w:id="8"/>
      <w:commentRangeStart w:id="13"/>
      <w:r w:rsidDel="00000000" w:rsidR="00000000" w:rsidRPr="00000000">
        <w:rPr>
          <w:rtl w:val="0"/>
        </w:rPr>
        <w:t xml:space="preserve">Construção de um canal de comunicação: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construção de um canal de comunicação é uma etapa essencial para a conformidade com a LGPD. Esse canal serve como um ponto centralizado para que titulares de dados possam exercer seus direitos, como acesso, correção, exclusão e portabilidade de suas informações pessoais. Além disso, permite que a empresa mantenha uma comunicação clara e eficiente sobre o tratamento de dados, demonstrando transparência e compromisso com a proteção das informações.</w:t>
      </w:r>
    </w:p>
    <w:p w:rsidR="00000000" w:rsidDel="00000000" w:rsidP="00000000" w:rsidRDefault="00000000" w:rsidRPr="00000000" w14:paraId="0000007B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canal de comunicação será estruturado de forma a atender às necessidades específicas da empresa, levando em consideração seu porte, segmento de atuação e fluxo de dados pessoais. A equipe responsável irá definir os meios mais adequados para esse contato, como e-mail, formulário online ou telefone, sempre prezando pela simplicidade e acessibilidade. O processo incluirá a elaboração de um fluxo interno para o gerenciamento das solicitações, garantindo respostas ágeis e adequadas dentro dos prazos estabelecidos pela legislação.</w:t>
      </w:r>
    </w:p>
    <w:p w:rsidR="00000000" w:rsidDel="00000000" w:rsidP="00000000" w:rsidRDefault="00000000" w:rsidRPr="00000000" w14:paraId="0000007C">
      <w:pPr>
        <w:ind w:left="720"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Além da implementação técnica, </w:t>
      </w:r>
      <w:commentRangeStart w:id="14"/>
      <w:r w:rsidDel="00000000" w:rsidR="00000000" w:rsidRPr="00000000">
        <w:rPr>
          <w:sz w:val="24"/>
          <w:szCs w:val="24"/>
          <w:rtl w:val="0"/>
        </w:rPr>
        <w:t xml:space="preserve">será realizado um treinamento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sz w:val="24"/>
          <w:szCs w:val="24"/>
          <w:rtl w:val="0"/>
        </w:rPr>
        <w:t xml:space="preserve"> com os colaboradores responsáveis pelo atendimento das demandas. Esse treinamento abordará os principais conceitos da LGPD, os direitos dos titulares e os procedimentos internos definidos. O objetivo é assegurar que toda a equipe compreenda a importância do canal de comunicação e saiba como operá-lo corretamente, fortalecendo a postura de conformidade e responsabilidade da empresa perante seus clientes e parceiros.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700.7874015748032" w:left="1700.7874015748032" w:right="1133.8582677165355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Felipe Toledo Neves" w:id="10" w:date="2025-03-05T17:40:27Z"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Quem vai escrever os termos? Nós, a empresa, a Advocatta?</w:t>
      </w:r>
    </w:p>
  </w:comment>
  <w:comment w:author="Felipe Toledo Neves" w:id="0" w:date="2025-03-05T17:51:20Z"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os preços esperados de cada serviço. Podemos oferecer desconto para pequenas empresas e etc. Pode colocar o preço mínimo e máximo do serviço, não precisa de um valor exato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reação no total.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Gustavo Igor Alves de Carvalho reagiu com 👍: 2025-03-12 14:39 PM.</w:t>
      </w:r>
    </w:p>
  </w:comment>
  <w:comment w:author="Felipe Toledo Neves" w:id="4" w:date="2025-03-05T17:29:08Z"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divide o progresso em 5 níveis,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reação no total.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Gustavo Igor Alves de Carvalho reagiu com 👍: 2025-03-12 14:41 PM.</w:t>
      </w:r>
    </w:p>
  </w:comment>
  <w:comment w:author="Felipe Toledo Neves" w:id="3" w:date="2025-03-05T17:29:30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Quais são os outros passos?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reação no total.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Gustavo Igor Alves de Carvalho reagiu com 👍: 2025-03-12 14:57 PM.</w:t>
      </w:r>
    </w:p>
  </w:comment>
  <w:comment w:author="Felipe Toledo Neves" w:id="12" w:date="2025-03-05T17:43:18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Precisa disso bem estruturado. Já fez alguma vez?</w:t>
      </w:r>
    </w:p>
  </w:comment>
  <w:comment w:author="Felipe Toledo Neves" w:id="14" w:date="2025-03-05T17:48:13Z"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Vai ser um bônus ou incluso no valor?</w:t>
      </w:r>
    </w:p>
  </w:comment>
  <w:comment w:author="Felipe Toledo Neves" w:id="7" w:date="2025-03-05T17:35:27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fazer isto?</w:t>
      </w:r>
    </w:p>
  </w:comment>
  <w:comment w:author="Felipe Toledo Neves" w:id="9" w:date="2025-03-05T17:38:58Z"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massa</w:t>
      </w:r>
    </w:p>
  </w:comment>
  <w:comment w:author="Felipe Toledo Neves" w:id="1" w:date="2025-03-05T17:26:12Z"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Adaptar para o padrão da DatAí. Fonte, capa, cabeçalho, rodapé, espaçamento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reação no total.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Gustavo Igor Alves de Carvalho reagiu com 👍: 2025-03-12 14:39 PM.</w:t>
      </w:r>
    </w:p>
  </w:comment>
  <w:comment w:author="Felipe Toledo Neves" w:id="13" w:date="2025-03-05T17:47:38Z"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Quais ferramentas serão utilizadas? Como será feito?</w:t>
      </w:r>
    </w:p>
  </w:comment>
  <w:comment w:author="Felipe Toledo Neves" w:id="5" w:date="2025-03-05T17:31:49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faz sentido fazer isto, não tem viabilidade para fazer isto. O que poderíamos tentar fazer é adaptar o software para que seja possível o usuário atualizar os dados, porém entrar em contato com os clientes é uma coisa bem complicada</w:t>
      </w:r>
    </w:p>
  </w:comment>
  <w:comment w:author="Felipe Toledo Neves" w:id="6" w:date="2025-03-05T17:37:20Z"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 que elaborar melhor isto, não vejo a viabilidade disto</w:t>
      </w:r>
    </w:p>
  </w:comment>
  <w:comment w:author="Felipe Toledo Neves" w:id="2" w:date="2025-03-05T17:27:56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Inverte a primeira frase com a última.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reação no total.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Gustavo Igor Alves de Carvalho reagiu com 👍: 2025-03-12 14:38 PM.</w:t>
      </w:r>
    </w:p>
  </w:comment>
  <w:comment w:author="Felipe Toledo Neves" w:id="11" w:date="2025-03-05T17:39:31Z"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vai fazer isto?</w:t>
      </w:r>
    </w:p>
  </w:comment>
  <w:comment w:author="Felipe Toledo Neves" w:id="8" w:date="2025-03-05T17:38:31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Consultoria ou treinamento? São coisas diferentes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spacing w:line="276" w:lineRule="auto"/>
      <w:ind w:left="-1695" w:right="-1140" w:firstLine="0"/>
      <w:jc w:val="center"/>
      <w:rPr>
        <w:sz w:val="22"/>
        <w:szCs w:val="22"/>
      </w:rPr>
    </w:pPr>
    <w:r w:rsidDel="00000000" w:rsidR="00000000" w:rsidRPr="00000000">
      <w:rPr>
        <w:sz w:val="22"/>
        <w:szCs w:val="22"/>
      </w:rPr>
      <w:drawing>
        <wp:inline distB="114300" distT="114300" distL="114300" distR="114300">
          <wp:extent cx="7535363" cy="828675"/>
          <wp:effectExtent b="0" l="0" r="0" t="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2441" t="0"/>
                  <a:stretch>
                    <a:fillRect/>
                  </a:stretch>
                </pic:blipFill>
                <pic:spPr>
                  <a:xfrm>
                    <a:off x="0" y="0"/>
                    <a:ext cx="7535363" cy="828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spacing w:line="276" w:lineRule="auto"/>
      <w:ind w:left="-1695" w:right="-1140" w:firstLine="0"/>
      <w:jc w:val="center"/>
      <w:rPr/>
    </w:pPr>
    <w:r w:rsidDel="00000000" w:rsidR="00000000" w:rsidRPr="00000000">
      <w:rPr>
        <w:sz w:val="22"/>
        <w:szCs w:val="22"/>
      </w:rPr>
      <w:drawing>
        <wp:inline distB="114300" distT="114300" distL="114300" distR="114300">
          <wp:extent cx="7592400" cy="835164"/>
          <wp:effectExtent b="0" l="0" r="0" t="0"/>
          <wp:docPr id="4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2441" t="0"/>
                  <a:stretch>
                    <a:fillRect/>
                  </a:stretch>
                </pic:blipFill>
                <pic:spPr>
                  <a:xfrm>
                    <a:off x="0" y="0"/>
                    <a:ext cx="7592400" cy="83516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spacing w:line="276" w:lineRule="auto"/>
      <w:ind w:left="0" w:firstLine="0"/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spacing w:line="276" w:lineRule="auto"/>
      <w:ind w:left="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997213" cy="99360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7213" cy="993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360" w:lineRule="auto"/>
        <w:ind w:left="720"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